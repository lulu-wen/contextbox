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資料結構 第</w:t>
      </w:r>
      <w:r>
        <w:rPr/>
        <w:t>3</w:t>
      </w:r>
      <w:r>
        <w:rPr/>
        <w:t>週 講義</w:t>
      </w:r>
    </w:p>
    <w:p>
      <w:pPr>
        <w:pStyle w:val="Normal"/>
        <w:bidi w:val="0"/>
        <w:jc w:val="left"/>
        <w:rPr/>
      </w:pPr>
      <w:r>
        <w:rPr/>
        <w:t xml:space="preserve">本週主題：堆疊與佇列 </w:t>
      </w:r>
      <w:r>
        <w:rPr/>
        <w:t>&amp; &lt;</w:t>
      </w:r>
      <w:r>
        <w:rPr/>
        <w:t>鏈結串列</w:t>
      </w:r>
      <w:r>
        <w:rPr/>
        <w:t>&gt; “</w:t>
      </w:r>
      <w:r>
        <w:rPr/>
        <w:t>引號”</w:t>
      </w:r>
    </w:p>
    <w:p>
      <w:pPr>
        <w:pStyle w:val="Normal"/>
        <w:bidi w:val="0"/>
        <w:jc w:val="left"/>
        <w:rPr/>
      </w:pPr>
      <w:r>
        <w:rPr/>
        <w:t>章節</w:t>
      </w:r>
      <w:r>
        <w:rPr/>
        <w:tab/>
      </w:r>
      <w:r>
        <w:rPr/>
        <w:t>頁碼</w:t>
      </w:r>
    </w:p>
    <w:p>
      <w:pPr>
        <w:pStyle w:val="Normal"/>
        <w:bidi w:val="0"/>
        <w:jc w:val="left"/>
        <w:rPr/>
      </w:pPr>
      <w:r>
        <w:rPr/>
        <w:t>第一行</w:t>
      </w:r>
      <w:r>
        <w:rPr/>
        <w:br/>
      </w:r>
      <w:r>
        <w:rPr/>
        <w:t>第二行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課程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資料結構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授課教師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王老師</w:t>
            </w:r>
          </w:p>
        </w:tc>
      </w:tr>
    </w:tbl>
    <w:p>
      <w:pPr>
        <w:pStyle w:val="Normal"/>
        <w:bidi w:val="0"/>
        <w:jc w:val="left"/>
        <w:rPr/>
      </w:pPr>
      <w:r>
        <w:rPr/>
        <w:t>期中考範圍是</w:t>
      </w:r>
      <w:del w:id="0" w:author="測試" w:date="2026-09-19T10:00:00Z">
        <w:r>
          <w:rPr/>
          <w:delText>舊範圍刪掉了</w:delText>
        </w:r>
      </w:del>
      <w:r>
        <w:rPr/>
        <w:t>第</w:t>
      </w:r>
      <w:r>
        <w:rPr/>
        <w:t>1</w:t>
      </w:r>
      <w:r>
        <w:rPr/>
        <w:t>到第</w:t>
      </w:r>
      <w:r>
        <w:rPr/>
        <w:t>5</w:t>
      </w:r>
      <w:r>
        <w:rPr/>
        <w:t>章</w:t>
      </w:r>
      <w:ins w:id="1" w:author="測試" w:date="2026-09-19T10:01:00Z">
        <w:r>
          <w:rPr/>
          <w:t>（含習題）</w:t>
        </w:r>
      </w:ins>
    </w:p>
    <w:p>
      <w:pPr>
        <w:pStyle w:val="Normal"/>
        <w:bidi w:val="0"/>
        <w:jc w:val="left"/>
        <w:rPr/>
      </w:pPr>
      <w:r>
        <w:rPr/>
        <w:t xml:space="preserve">Emoji </w:t>
      </w:r>
      <w:r>
        <w:rPr/>
        <w:t>測試 😀 結尾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